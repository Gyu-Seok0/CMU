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ktlic49u2os" w:id="0"/>
      <w:bookmarkEnd w:id="0"/>
      <w:r w:rsidDel="00000000" w:rsidR="00000000" w:rsidRPr="00000000">
        <w:rPr>
          <w:rtl w:val="0"/>
        </w:rPr>
        <w:t xml:space="preserve">AWS EC2/EFS Guide</w:t>
      </w:r>
    </w:p>
    <w:p w:rsidR="00000000" w:rsidDel="00000000" w:rsidP="00000000" w:rsidRDefault="00000000" w:rsidRPr="00000000" w14:paraId="00000002">
      <w:pPr>
        <w:pStyle w:val="Subtitle"/>
        <w:rPr/>
      </w:pPr>
      <w:bookmarkStart w:colFirst="0" w:colLast="0" w:name="_gx9fvr4fuwat" w:id="1"/>
      <w:bookmarkEnd w:id="1"/>
      <w:r w:rsidDel="00000000" w:rsidR="00000000" w:rsidRPr="00000000">
        <w:rPr>
          <w:rtl w:val="0"/>
        </w:rPr>
        <w:t xml:space="preserve">Lijun Yu </w:t>
      </w:r>
      <w:hyperlink r:id="rId6">
        <w:r w:rsidDel="00000000" w:rsidR="00000000" w:rsidRPr="00000000">
          <w:rPr>
            <w:color w:val="1155cc"/>
            <w:u w:val="single"/>
            <w:rtl w:val="0"/>
          </w:rPr>
          <w:t xml:space="preserve">lijun@cmu.edu</w:t>
        </w:r>
      </w:hyperlink>
      <w:r w:rsidDel="00000000" w:rsidR="00000000" w:rsidRPr="00000000">
        <w:rPr>
          <w:rtl w:val="0"/>
        </w:rPr>
      </w:r>
    </w:p>
    <w:p w:rsidR="00000000" w:rsidDel="00000000" w:rsidP="00000000" w:rsidRDefault="00000000" w:rsidRPr="00000000" w14:paraId="00000003">
      <w:pPr>
        <w:pStyle w:val="Heading1"/>
        <w:rPr/>
      </w:pPr>
      <w:bookmarkStart w:colFirst="0" w:colLast="0" w:name="_84914xnot52p" w:id="2"/>
      <w:bookmarkEnd w:id="2"/>
      <w:r w:rsidDel="00000000" w:rsidR="00000000" w:rsidRPr="00000000">
        <w:rPr>
          <w:rtl w:val="0"/>
        </w:rPr>
        <w:t xml:space="preserve">Objectives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Launch an EC2 virtual machine for computing.</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Create an EFS file system for data storage.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Attach the EFS file system to the EC2 virtual machine.</w:t>
      </w:r>
    </w:p>
    <w:p w:rsidR="00000000" w:rsidDel="00000000" w:rsidP="00000000" w:rsidRDefault="00000000" w:rsidRPr="00000000" w14:paraId="00000007">
      <w:pPr>
        <w:pStyle w:val="Heading1"/>
        <w:rPr/>
      </w:pPr>
      <w:bookmarkStart w:colFirst="0" w:colLast="0" w:name="_yseg9r9i75h6" w:id="3"/>
      <w:bookmarkEnd w:id="3"/>
      <w:r w:rsidDel="00000000" w:rsidR="00000000" w:rsidRPr="00000000">
        <w:rPr>
          <w:rtl w:val="0"/>
        </w:rPr>
        <w:t xml:space="preserve">Prerequisites</w:t>
      </w:r>
    </w:p>
    <w:p w:rsidR="00000000" w:rsidDel="00000000" w:rsidP="00000000" w:rsidRDefault="00000000" w:rsidRPr="00000000" w14:paraId="00000008">
      <w:pPr>
        <w:rPr/>
      </w:pPr>
      <w:r w:rsidDel="00000000" w:rsidR="00000000" w:rsidRPr="00000000">
        <w:rPr>
          <w:rtl w:val="0"/>
        </w:rPr>
        <w:t xml:space="preserve">A logged-in AWS account. The account ID should be in the format of </w:t>
      </w:r>
      <w:r w:rsidDel="00000000" w:rsidR="00000000" w:rsidRPr="00000000">
        <w:rPr>
          <w:i w:val="1"/>
          <w:rtl w:val="0"/>
        </w:rPr>
        <w:t xml:space="preserve">&lt;andrewid&gt;+11775@andrew.cmu.edu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If applicable, redeem your credit code following </w:t>
      </w:r>
      <w:hyperlink r:id="rId7">
        <w:r w:rsidDel="00000000" w:rsidR="00000000" w:rsidRPr="00000000">
          <w:rPr>
            <w:color w:val="1155cc"/>
            <w:u w:val="single"/>
            <w:rtl w:val="0"/>
          </w:rPr>
          <w:t xml:space="preserve">https://aws.amazon.com/premiumsupport/knowledge-center/add-aws-promotional-code/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pStyle w:val="Heading1"/>
        <w:rPr/>
      </w:pPr>
      <w:bookmarkStart w:colFirst="0" w:colLast="0" w:name="_ojdafa9kx5x9" w:id="4"/>
      <w:bookmarkEnd w:id="4"/>
      <w:r w:rsidDel="00000000" w:rsidR="00000000" w:rsidRPr="00000000">
        <w:rPr>
          <w:rtl w:val="0"/>
        </w:rPr>
        <w:t xml:space="preserve">Notes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This guide operates in the AWS us-east-1 region which is near Pittsburgh. Feel free to change to another region near your location.</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This guide creates a t2.micro instance for minimum cost. You may later resize it or create a new one with more CPUs and memory.</w:t>
      </w:r>
    </w:p>
    <w:p w:rsidR="00000000" w:rsidDel="00000000" w:rsidP="00000000" w:rsidRDefault="00000000" w:rsidRPr="00000000" w14:paraId="0000000D">
      <w:pPr>
        <w:pStyle w:val="Heading1"/>
        <w:rPr/>
      </w:pPr>
      <w:bookmarkStart w:colFirst="0" w:colLast="0" w:name="_8khtupns51zu" w:id="5"/>
      <w:bookmarkEnd w:id="5"/>
      <w:r w:rsidDel="00000000" w:rsidR="00000000" w:rsidRPr="00000000">
        <w:rPr>
          <w:rtl w:val="0"/>
        </w:rPr>
        <w:t xml:space="preserve">Procedure</w:t>
      </w:r>
    </w:p>
    <w:p w:rsidR="00000000" w:rsidDel="00000000" w:rsidP="00000000" w:rsidRDefault="00000000" w:rsidRPr="00000000" w14:paraId="0000000E">
      <w:pPr>
        <w:pStyle w:val="Heading2"/>
        <w:rPr/>
      </w:pPr>
      <w:bookmarkStart w:colFirst="0" w:colLast="0" w:name="_jglhyk3vuucl" w:id="6"/>
      <w:bookmarkEnd w:id="6"/>
      <w:r w:rsidDel="00000000" w:rsidR="00000000" w:rsidRPr="00000000">
        <w:rPr>
          <w:rtl w:val="0"/>
        </w:rPr>
        <w:t xml:space="preserve">Step 1 Launch a virtual machine</w:t>
      </w:r>
    </w:p>
    <w:p w:rsidR="00000000" w:rsidDel="00000000" w:rsidP="00000000" w:rsidRDefault="00000000" w:rsidRPr="00000000" w14:paraId="0000000F">
      <w:pPr>
        <w:rPr/>
      </w:pPr>
      <w:r w:rsidDel="00000000" w:rsidR="00000000" w:rsidRPr="00000000">
        <w:rPr>
          <w:rtl w:val="0"/>
        </w:rPr>
        <w:t xml:space="preserve">Go to </w:t>
      </w:r>
      <w:hyperlink r:id="rId8">
        <w:r w:rsidDel="00000000" w:rsidR="00000000" w:rsidRPr="00000000">
          <w:rPr>
            <w:color w:val="1155cc"/>
            <w:u w:val="single"/>
            <w:rtl w:val="0"/>
          </w:rPr>
          <w:t xml:space="preserve">https://console.aws.amazon.com/ec2/v2/home?region=us-east-1#Instances</w:t>
        </w:r>
      </w:hyperlink>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921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Click </w:t>
      </w:r>
      <w:r w:rsidDel="00000000" w:rsidR="00000000" w:rsidRPr="00000000">
        <w:rPr>
          <w:i w:val="1"/>
          <w:rtl w:val="0"/>
        </w:rPr>
        <w:t xml:space="preserve">Launch instances</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In </w:t>
      </w:r>
      <w:r w:rsidDel="00000000" w:rsidR="00000000" w:rsidRPr="00000000">
        <w:rPr>
          <w:i w:val="1"/>
          <w:rtl w:val="0"/>
        </w:rPr>
        <w:t xml:space="preserve">Application and OS Images (Amazon Machine Image)</w:t>
      </w:r>
      <w:r w:rsidDel="00000000" w:rsidR="00000000" w:rsidRPr="00000000">
        <w:rPr>
          <w:rtl w:val="0"/>
        </w:rPr>
        <w:t xml:space="preserve">, click </w:t>
      </w:r>
      <w:r w:rsidDel="00000000" w:rsidR="00000000" w:rsidRPr="00000000">
        <w:rPr>
          <w:i w:val="1"/>
          <w:rtl w:val="0"/>
        </w:rPr>
        <w:t xml:space="preserve">Ubuntu</w:t>
      </w:r>
      <w:r w:rsidDel="00000000" w:rsidR="00000000" w:rsidRPr="00000000">
        <w:rPr>
          <w:rtl w:val="0"/>
        </w:rPr>
        <w:t xml:space="preserve"> and select </w:t>
      </w:r>
      <w:r w:rsidDel="00000000" w:rsidR="00000000" w:rsidRPr="00000000">
        <w:rPr>
          <w:b w:val="1"/>
          <w:i w:val="1"/>
          <w:rtl w:val="0"/>
        </w:rPr>
        <w:t xml:space="preserve">Deep Learning AMI GPU PyTorch 1.12.0 (Ubuntu 20.04)</w:t>
      </w:r>
      <w:r w:rsidDel="00000000" w:rsidR="00000000" w:rsidRPr="00000000">
        <w:rPr>
          <w:i w:val="1"/>
          <w:rtl w:val="0"/>
        </w:rPr>
        <w:t xml:space="preserve"> 20220825</w:t>
      </w:r>
      <w:r w:rsidDel="00000000" w:rsidR="00000000" w:rsidRPr="00000000">
        <w:rPr>
          <w:rtl w:val="0"/>
        </w:rPr>
        <w:t xml:space="preserve"> from the dropdown.</w:t>
      </w:r>
    </w:p>
    <w:p w:rsidR="00000000" w:rsidDel="00000000" w:rsidP="00000000" w:rsidRDefault="00000000" w:rsidRPr="00000000" w14:paraId="00000013">
      <w:pPr>
        <w:rPr/>
      </w:pPr>
      <w:r w:rsidDel="00000000" w:rsidR="00000000" w:rsidRPr="00000000">
        <w:rPr/>
        <w:drawing>
          <wp:inline distB="114300" distT="114300" distL="114300" distR="114300">
            <wp:extent cx="4522392" cy="4086902"/>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522392" cy="408690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w:t>
      </w:r>
      <w:r w:rsidDel="00000000" w:rsidR="00000000" w:rsidRPr="00000000">
        <w:rPr>
          <w:i w:val="1"/>
          <w:rtl w:val="0"/>
        </w:rPr>
        <w:t xml:space="preserve">Instance type</w:t>
      </w:r>
      <w:r w:rsidDel="00000000" w:rsidR="00000000" w:rsidRPr="00000000">
        <w:rPr>
          <w:rtl w:val="0"/>
        </w:rPr>
        <w:t xml:space="preserve">, choose </w:t>
      </w:r>
      <w:r w:rsidDel="00000000" w:rsidR="00000000" w:rsidRPr="00000000">
        <w:rPr>
          <w:i w:val="1"/>
          <w:rtl w:val="0"/>
        </w:rPr>
        <w:t xml:space="preserve">t2.micro</w:t>
      </w:r>
      <w:r w:rsidDel="00000000" w:rsidR="00000000" w:rsidRPr="00000000">
        <w:rPr>
          <w:rtl w:val="0"/>
        </w:rPr>
        <w:t xml:space="preserve"> for now. Later we’ll choose larger </w:t>
      </w:r>
      <w:r w:rsidDel="00000000" w:rsidR="00000000" w:rsidRPr="00000000">
        <w:rPr>
          <w:i w:val="1"/>
          <w:rtl w:val="0"/>
        </w:rPr>
        <w:t xml:space="preserve">t2</w:t>
      </w:r>
      <w:r w:rsidDel="00000000" w:rsidR="00000000" w:rsidRPr="00000000">
        <w:rPr>
          <w:rtl w:val="0"/>
        </w:rPr>
        <w:t xml:space="preserve"> series for more CPUs or </w:t>
      </w:r>
      <w:r w:rsidDel="00000000" w:rsidR="00000000" w:rsidRPr="00000000">
        <w:rPr>
          <w:i w:val="1"/>
          <w:rtl w:val="0"/>
        </w:rPr>
        <w:t xml:space="preserve">g4dn</w:t>
      </w:r>
      <w:r w:rsidDel="00000000" w:rsidR="00000000" w:rsidRPr="00000000">
        <w:rPr>
          <w:rtl w:val="0"/>
        </w:rPr>
        <w:t xml:space="preserve"> series for GPU access.</w:t>
      </w:r>
    </w:p>
    <w:p w:rsidR="00000000" w:rsidDel="00000000" w:rsidP="00000000" w:rsidRDefault="00000000" w:rsidRPr="00000000" w14:paraId="00000015">
      <w:pPr>
        <w:rPr/>
      </w:pPr>
      <w:r w:rsidDel="00000000" w:rsidR="00000000" w:rsidRPr="00000000">
        <w:rPr>
          <w:rtl w:val="0"/>
        </w:rPr>
        <w:t xml:space="preserve">For a newly opened AWS account, the default quota is 5 vCPUs (</w:t>
      </w:r>
      <w:hyperlink r:id="rId11">
        <w:r w:rsidDel="00000000" w:rsidR="00000000" w:rsidRPr="00000000">
          <w:rPr>
            <w:color w:val="1155cc"/>
            <w:u w:val="single"/>
            <w:rtl w:val="0"/>
          </w:rPr>
          <w:t xml:space="preserve">Quota details</w:t>
        </w:r>
      </w:hyperlink>
      <w:r w:rsidDel="00000000" w:rsidR="00000000" w:rsidRPr="00000000">
        <w:rPr>
          <w:rtl w:val="0"/>
        </w:rPr>
        <w:t xml:space="preserve">), you can try to request for an increase but the aws customer service won’t respond very fast.</w:t>
      </w:r>
    </w:p>
    <w:p w:rsidR="00000000" w:rsidDel="00000000" w:rsidP="00000000" w:rsidRDefault="00000000" w:rsidRPr="00000000" w14:paraId="00000016">
      <w:pPr>
        <w:rPr/>
      </w:pPr>
      <w:r w:rsidDel="00000000" w:rsidR="00000000" w:rsidRPr="00000000">
        <w:rPr>
          <w:rtl w:val="0"/>
        </w:rPr>
        <w:t xml:space="preserve">When your AWS account is fully activated (likely within 7 days), you will have a quota of 64 vCPUs for all instances including GPUs, which is sufficient for all homework.</w:t>
      </w:r>
    </w:p>
    <w:p w:rsidR="00000000" w:rsidDel="00000000" w:rsidP="00000000" w:rsidRDefault="00000000" w:rsidRPr="00000000" w14:paraId="00000017">
      <w:pPr>
        <w:rPr/>
      </w:pPr>
      <w:r w:rsidDel="00000000" w:rsidR="00000000" w:rsidRPr="00000000">
        <w:rPr/>
        <w:drawing>
          <wp:inline distB="114300" distT="114300" distL="114300" distR="114300">
            <wp:extent cx="4443413" cy="1203424"/>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43413" cy="12034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w:t>
      </w:r>
      <w:r w:rsidDel="00000000" w:rsidR="00000000" w:rsidRPr="00000000">
        <w:rPr>
          <w:i w:val="1"/>
          <w:rtl w:val="0"/>
        </w:rPr>
        <w:t xml:space="preserve">Key pair (login)</w:t>
      </w:r>
      <w:r w:rsidDel="00000000" w:rsidR="00000000" w:rsidRPr="00000000">
        <w:rPr>
          <w:rtl w:val="0"/>
        </w:rPr>
        <w:t xml:space="preserve">, click </w:t>
      </w:r>
      <w:r w:rsidDel="00000000" w:rsidR="00000000" w:rsidRPr="00000000">
        <w:rPr>
          <w:i w:val="1"/>
          <w:rtl w:val="0"/>
        </w:rPr>
        <w:t xml:space="preserve">Create new key pair</w:t>
      </w:r>
      <w:r w:rsidDel="00000000" w:rsidR="00000000" w:rsidRPr="00000000">
        <w:rPr>
          <w:rtl w:val="0"/>
        </w:rPr>
        <w:t xml:space="preserve"> for the first time. (Later we’ll just select </w:t>
      </w:r>
      <w:r w:rsidDel="00000000" w:rsidR="00000000" w:rsidRPr="00000000">
        <w:rPr>
          <w:i w:val="1"/>
          <w:rtl w:val="0"/>
        </w:rPr>
        <w:t xml:space="preserve">11775</w:t>
      </w:r>
      <w:r w:rsidDel="00000000" w:rsidR="00000000" w:rsidRPr="00000000">
        <w:rPr>
          <w:rtl w:val="0"/>
        </w:rPr>
        <w:t xml:space="preserve"> in </w:t>
      </w:r>
      <w:r w:rsidDel="00000000" w:rsidR="00000000" w:rsidRPr="00000000">
        <w:rPr>
          <w:i w:val="1"/>
          <w:rtl w:val="0"/>
        </w:rPr>
        <w:t xml:space="preserve">Key pa</w:t>
      </w:r>
      <w:ins w:author="Jihun Lim" w:id="0" w:date="2022-10-26T18:17:22Z">
        <w:r w:rsidDel="00000000" w:rsidR="00000000" w:rsidRPr="00000000">
          <w:rPr>
            <w:i w:val="1"/>
            <w:rtl w:val="0"/>
          </w:rPr>
          <w:t xml:space="preserve">f</w:t>
        </w:r>
      </w:ins>
      <w:r w:rsidDel="00000000" w:rsidR="00000000" w:rsidRPr="00000000">
        <w:rPr>
          <w:i w:val="1"/>
          <w:rtl w:val="0"/>
        </w:rPr>
        <w:t xml:space="preserve">ir name</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drawing>
          <wp:inline distB="114300" distT="114300" distL="114300" distR="114300">
            <wp:extent cx="4500563" cy="1144211"/>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00563" cy="11442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Enter </w:t>
      </w:r>
      <w:r w:rsidDel="00000000" w:rsidR="00000000" w:rsidRPr="00000000">
        <w:rPr>
          <w:b w:val="1"/>
          <w:i w:val="1"/>
          <w:rtl w:val="0"/>
        </w:rPr>
        <w:t xml:space="preserve">11775</w:t>
      </w:r>
      <w:r w:rsidDel="00000000" w:rsidR="00000000" w:rsidRPr="00000000">
        <w:rPr>
          <w:rtl w:val="0"/>
        </w:rPr>
        <w:t xml:space="preserve"> in </w:t>
      </w:r>
      <w:r w:rsidDel="00000000" w:rsidR="00000000" w:rsidRPr="00000000">
        <w:rPr>
          <w:i w:val="1"/>
          <w:rtl w:val="0"/>
        </w:rPr>
        <w:t xml:space="preserve">Key pair name</w:t>
      </w:r>
      <w:r w:rsidDel="00000000" w:rsidR="00000000" w:rsidRPr="00000000">
        <w:rPr>
          <w:rtl w:val="0"/>
        </w:rPr>
        <w:t xml:space="preserve">, and press </w:t>
      </w:r>
      <w:r w:rsidDel="00000000" w:rsidR="00000000" w:rsidRPr="00000000">
        <w:rPr>
          <w:i w:val="1"/>
          <w:rtl w:val="0"/>
        </w:rPr>
        <w:t xml:space="preserve">Create key pair</w:t>
      </w:r>
      <w:r w:rsidDel="00000000" w:rsidR="00000000" w:rsidRPr="00000000">
        <w:rPr>
          <w:rtl w:val="0"/>
        </w:rPr>
        <w:t xml:space="preserve">. Keep the downloaded key file.</w:t>
      </w:r>
    </w:p>
    <w:p w:rsidR="00000000" w:rsidDel="00000000" w:rsidP="00000000" w:rsidRDefault="00000000" w:rsidRPr="00000000" w14:paraId="0000001B">
      <w:pPr>
        <w:rPr/>
      </w:pPr>
      <w:r w:rsidDel="00000000" w:rsidR="00000000" w:rsidRPr="00000000">
        <w:rPr/>
        <w:drawing>
          <wp:inline distB="114300" distT="114300" distL="114300" distR="114300">
            <wp:extent cx="3479586" cy="3633474"/>
            <wp:effectExtent b="0" l="0" r="0" t="0"/>
            <wp:docPr id="1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479586" cy="363347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And select </w:t>
      </w:r>
      <w:r w:rsidDel="00000000" w:rsidR="00000000" w:rsidRPr="00000000">
        <w:rPr>
          <w:i w:val="1"/>
          <w:rtl w:val="0"/>
        </w:rPr>
        <w:t xml:space="preserve">11775 </w:t>
      </w:r>
      <w:r w:rsidDel="00000000" w:rsidR="00000000" w:rsidRPr="00000000">
        <w:rPr>
          <w:rtl w:val="0"/>
        </w:rPr>
        <w:t xml:space="preserve">in </w:t>
      </w:r>
      <w:r w:rsidDel="00000000" w:rsidR="00000000" w:rsidRPr="00000000">
        <w:rPr>
          <w:i w:val="1"/>
          <w:rtl w:val="0"/>
        </w:rPr>
        <w:t xml:space="preserve">Key pair name</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drawing>
          <wp:inline distB="114300" distT="114300" distL="114300" distR="114300">
            <wp:extent cx="4176713" cy="1070952"/>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76713" cy="107095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In </w:t>
      </w:r>
      <w:r w:rsidDel="00000000" w:rsidR="00000000" w:rsidRPr="00000000">
        <w:rPr>
          <w:i w:val="1"/>
          <w:rtl w:val="0"/>
        </w:rPr>
        <w:t xml:space="preserve">Network settings</w:t>
      </w:r>
      <w:r w:rsidDel="00000000" w:rsidR="00000000" w:rsidRPr="00000000">
        <w:rPr>
          <w:rtl w:val="0"/>
        </w:rPr>
        <w:t xml:space="preserve">, select </w:t>
      </w:r>
      <w:r w:rsidDel="00000000" w:rsidR="00000000" w:rsidRPr="00000000">
        <w:rPr>
          <w:i w:val="1"/>
          <w:rtl w:val="0"/>
        </w:rPr>
        <w:t xml:space="preserve">Create security group</w:t>
      </w:r>
      <w:r w:rsidDel="00000000" w:rsidR="00000000" w:rsidRPr="00000000">
        <w:rPr>
          <w:rtl w:val="0"/>
        </w:rPr>
        <w:t xml:space="preserve"> and </w:t>
      </w:r>
      <w:r w:rsidDel="00000000" w:rsidR="00000000" w:rsidRPr="00000000">
        <w:rPr>
          <w:i w:val="1"/>
          <w:rtl w:val="0"/>
        </w:rPr>
        <w:t xml:space="preserve">Allow SSH traffic from Anywhere</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drawing>
          <wp:inline distB="114300" distT="114300" distL="114300" distR="114300">
            <wp:extent cx="4571593" cy="4110038"/>
            <wp:effectExtent b="0" l="0" r="0" t="0"/>
            <wp:docPr id="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71593"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Now check the </w:t>
      </w:r>
      <w:r w:rsidDel="00000000" w:rsidR="00000000" w:rsidRPr="00000000">
        <w:rPr>
          <w:i w:val="1"/>
          <w:rtl w:val="0"/>
        </w:rPr>
        <w:t xml:space="preserve">Summary</w:t>
      </w:r>
      <w:r w:rsidDel="00000000" w:rsidR="00000000" w:rsidRPr="00000000">
        <w:rPr>
          <w:rtl w:val="0"/>
        </w:rPr>
        <w:t xml:space="preserve">, and Then click </w:t>
      </w:r>
      <w:r w:rsidDel="00000000" w:rsidR="00000000" w:rsidRPr="00000000">
        <w:rPr>
          <w:i w:val="1"/>
          <w:rtl w:val="0"/>
        </w:rPr>
        <w:t xml:space="preserve">Launch instance</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2178419" cy="4433888"/>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78419"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Finally, click </w:t>
      </w:r>
      <w:r w:rsidDel="00000000" w:rsidR="00000000" w:rsidRPr="00000000">
        <w:rPr>
          <w:i w:val="1"/>
          <w:rtl w:val="0"/>
        </w:rPr>
        <w:t xml:space="preserve">Launch Instances</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drawing>
          <wp:inline distB="114300" distT="114300" distL="114300" distR="114300">
            <wp:extent cx="5943600" cy="24638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pPr>
      <w:bookmarkStart w:colFirst="0" w:colLast="0" w:name="_yelzruioqtb0" w:id="7"/>
      <w:bookmarkEnd w:id="7"/>
      <w:r w:rsidDel="00000000" w:rsidR="00000000" w:rsidRPr="00000000">
        <w:rPr>
          <w:rtl w:val="0"/>
        </w:rPr>
        <w:t xml:space="preserve">Step 2 Connect to the virtual machine</w:t>
      </w:r>
    </w:p>
    <w:p w:rsidR="00000000" w:rsidDel="00000000" w:rsidP="00000000" w:rsidRDefault="00000000" w:rsidRPr="00000000" w14:paraId="00000027">
      <w:pPr>
        <w:rPr/>
      </w:pPr>
      <w:r w:rsidDel="00000000" w:rsidR="00000000" w:rsidRPr="00000000">
        <w:rPr>
          <w:rtl w:val="0"/>
        </w:rPr>
        <w:t xml:space="preserve">Click </w:t>
      </w:r>
      <w:r w:rsidDel="00000000" w:rsidR="00000000" w:rsidRPr="00000000">
        <w:rPr>
          <w:i w:val="1"/>
          <w:rtl w:val="0"/>
        </w:rPr>
        <w:t xml:space="preserve">View all instances</w:t>
      </w:r>
      <w:r w:rsidDel="00000000" w:rsidR="00000000" w:rsidRPr="00000000">
        <w:rPr>
          <w:rtl w:val="0"/>
        </w:rPr>
        <w:t xml:space="preserve">.</w:t>
      </w:r>
    </w:p>
    <w:p w:rsidR="00000000" w:rsidDel="00000000" w:rsidP="00000000" w:rsidRDefault="00000000" w:rsidRPr="00000000" w14:paraId="00000028">
      <w:pPr>
        <w:pStyle w:val="Heading2"/>
        <w:rPr>
          <w:sz w:val="22"/>
          <w:szCs w:val="22"/>
        </w:rPr>
      </w:pPr>
      <w:bookmarkStart w:colFirst="0" w:colLast="0" w:name="_7fba2vm5rq5m" w:id="8"/>
      <w:bookmarkEnd w:id="8"/>
      <w:r w:rsidDel="00000000" w:rsidR="00000000" w:rsidRPr="00000000">
        <w:rPr>
          <w:sz w:val="22"/>
          <w:szCs w:val="22"/>
        </w:rPr>
        <w:drawing>
          <wp:inline distB="114300" distT="114300" distL="114300" distR="114300">
            <wp:extent cx="5943600" cy="5715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Click the link under </w:t>
      </w:r>
      <w:r w:rsidDel="00000000" w:rsidR="00000000" w:rsidRPr="00000000">
        <w:rPr>
          <w:i w:val="1"/>
          <w:rtl w:val="0"/>
        </w:rPr>
        <w:t xml:space="preserve">Instance ID</w:t>
      </w:r>
      <w:r w:rsidDel="00000000" w:rsidR="00000000" w:rsidRPr="00000000">
        <w:rPr>
          <w:rtl w:val="0"/>
        </w:rPr>
        <w:t xml:space="preserve"> to enter the details page.</w:t>
      </w:r>
    </w:p>
    <w:p w:rsidR="00000000" w:rsidDel="00000000" w:rsidP="00000000" w:rsidRDefault="00000000" w:rsidRPr="00000000" w14:paraId="0000002A">
      <w:pPr>
        <w:rPr/>
      </w:pPr>
      <w:r w:rsidDel="00000000" w:rsidR="00000000" w:rsidRPr="00000000">
        <w:rPr/>
        <w:drawing>
          <wp:inline distB="114300" distT="114300" distL="114300" distR="114300">
            <wp:extent cx="5943600" cy="17526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Click </w:t>
      </w:r>
      <w:r w:rsidDel="00000000" w:rsidR="00000000" w:rsidRPr="00000000">
        <w:rPr>
          <w:i w:val="1"/>
          <w:rtl w:val="0"/>
        </w:rPr>
        <w:t xml:space="preserve">Connect</w:t>
      </w:r>
      <w:r w:rsidDel="00000000" w:rsidR="00000000" w:rsidRPr="00000000">
        <w:rPr>
          <w:rtl w:val="0"/>
        </w:rPr>
        <w:t xml:space="preserve">, then select </w:t>
      </w:r>
      <w:r w:rsidDel="00000000" w:rsidR="00000000" w:rsidRPr="00000000">
        <w:rPr>
          <w:i w:val="1"/>
          <w:rtl w:val="0"/>
        </w:rPr>
        <w:t xml:space="preserve">SSH client</w:t>
      </w:r>
      <w:r w:rsidDel="00000000" w:rsidR="00000000" w:rsidRPr="00000000">
        <w:rPr>
          <w:rtl w:val="0"/>
        </w:rPr>
        <w:t xml:space="preserve"> and follow the instructions.</w:t>
      </w:r>
    </w:p>
    <w:p w:rsidR="00000000" w:rsidDel="00000000" w:rsidP="00000000" w:rsidRDefault="00000000" w:rsidRPr="00000000" w14:paraId="0000002C">
      <w:pPr>
        <w:rPr/>
      </w:pPr>
      <w:r w:rsidDel="00000000" w:rsidR="00000000" w:rsidRPr="00000000">
        <w:rPr/>
        <w:drawing>
          <wp:inline distB="114300" distT="114300" distL="114300" distR="114300">
            <wp:extent cx="5943600" cy="43307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For Mac, open the Terminal.app. For Windows, see ​​</w:t>
      </w:r>
      <w:hyperlink r:id="rId22">
        <w:r w:rsidDel="00000000" w:rsidR="00000000" w:rsidRPr="00000000">
          <w:rPr>
            <w:color w:val="1155cc"/>
            <w:u w:val="single"/>
            <w:rtl w:val="0"/>
          </w:rPr>
          <w:t xml:space="preserve">https://docs.aws.amazon.com/AWSEC2/latest/UserGuide/AccessingInstances.html</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the terminal, first </w:t>
      </w:r>
      <w:r w:rsidDel="00000000" w:rsidR="00000000" w:rsidRPr="00000000">
        <w:rPr>
          <w:b w:val="1"/>
          <w:rtl w:val="0"/>
        </w:rPr>
        <w:t xml:space="preserve">chmod</w:t>
      </w:r>
      <w:r w:rsidDel="00000000" w:rsidR="00000000" w:rsidRPr="00000000">
        <w:rPr>
          <w:rtl w:val="0"/>
        </w:rPr>
        <w:t xml:space="preserve">, then </w:t>
      </w:r>
      <w:r w:rsidDel="00000000" w:rsidR="00000000" w:rsidRPr="00000000">
        <w:rPr>
          <w:b w:val="1"/>
          <w:rtl w:val="0"/>
        </w:rPr>
        <w:t xml:space="preserve">ssh</w:t>
      </w:r>
      <w:r w:rsidDel="00000000" w:rsidR="00000000" w:rsidRPr="00000000">
        <w:rPr>
          <w:rtl w:val="0"/>
        </w:rPr>
        <w:t xml:space="preserve">. When prompted, type </w:t>
      </w:r>
      <w:r w:rsidDel="00000000" w:rsidR="00000000" w:rsidRPr="00000000">
        <w:rPr>
          <w:i w:val="1"/>
          <w:rtl w:val="0"/>
        </w:rPr>
        <w:t xml:space="preserve">yes</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drawing>
          <wp:inline distB="114300" distT="114300" distL="114300" distR="114300">
            <wp:extent cx="5943600" cy="1473200"/>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Now the virtual machine shell appears.</w:t>
      </w:r>
    </w:p>
    <w:p w:rsidR="00000000" w:rsidDel="00000000" w:rsidP="00000000" w:rsidRDefault="00000000" w:rsidRPr="00000000" w14:paraId="00000031">
      <w:pPr>
        <w:rPr/>
      </w:pPr>
      <w:r w:rsidDel="00000000" w:rsidR="00000000" w:rsidRPr="00000000">
        <w:rPr/>
        <w:drawing>
          <wp:inline distB="114300" distT="114300" distL="114300" distR="114300">
            <wp:extent cx="5943600" cy="9652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mmb1ooixmric" w:id="9"/>
      <w:bookmarkEnd w:id="9"/>
      <w:r w:rsidDel="00000000" w:rsidR="00000000" w:rsidRPr="00000000">
        <w:rPr>
          <w:rtl w:val="0"/>
        </w:rPr>
        <w:t xml:space="preserve">Step 3 Configure the security group</w:t>
      </w:r>
    </w:p>
    <w:p w:rsidR="00000000" w:rsidDel="00000000" w:rsidP="00000000" w:rsidRDefault="00000000" w:rsidRPr="00000000" w14:paraId="00000033">
      <w:pPr>
        <w:rPr/>
      </w:pPr>
      <w:r w:rsidDel="00000000" w:rsidR="00000000" w:rsidRPr="00000000">
        <w:rPr>
          <w:rtl w:val="0"/>
        </w:rPr>
        <w:t xml:space="preserve">Click </w:t>
      </w:r>
      <w:r w:rsidDel="00000000" w:rsidR="00000000" w:rsidRPr="00000000">
        <w:rPr>
          <w:i w:val="1"/>
          <w:rtl w:val="0"/>
        </w:rPr>
        <w:t xml:space="preserve">Cancel</w:t>
      </w:r>
      <w:r w:rsidDel="00000000" w:rsidR="00000000" w:rsidRPr="00000000">
        <w:rPr>
          <w:rtl w:val="0"/>
        </w:rPr>
        <w:t xml:space="preserve"> on the </w:t>
      </w:r>
      <w:r w:rsidDel="00000000" w:rsidR="00000000" w:rsidRPr="00000000">
        <w:rPr>
          <w:i w:val="1"/>
          <w:rtl w:val="0"/>
        </w:rPr>
        <w:t xml:space="preserve">Connect </w:t>
      </w:r>
      <w:r w:rsidDel="00000000" w:rsidR="00000000" w:rsidRPr="00000000">
        <w:rPr>
          <w:rtl w:val="0"/>
        </w:rPr>
        <w:t xml:space="preserve">page.</w:t>
      </w:r>
    </w:p>
    <w:p w:rsidR="00000000" w:rsidDel="00000000" w:rsidP="00000000" w:rsidRDefault="00000000" w:rsidRPr="00000000" w14:paraId="00000034">
      <w:pPr>
        <w:rPr/>
      </w:pPr>
      <w:r w:rsidDel="00000000" w:rsidR="00000000" w:rsidRPr="00000000">
        <w:rPr>
          <w:rtl w:val="0"/>
        </w:rPr>
        <w:t xml:space="preserve">Select the </w:t>
      </w:r>
      <w:r w:rsidDel="00000000" w:rsidR="00000000" w:rsidRPr="00000000">
        <w:rPr>
          <w:i w:val="1"/>
          <w:rtl w:val="0"/>
        </w:rPr>
        <w:t xml:space="preserve">Security</w:t>
      </w:r>
      <w:r w:rsidDel="00000000" w:rsidR="00000000" w:rsidRPr="00000000">
        <w:rPr>
          <w:rtl w:val="0"/>
        </w:rPr>
        <w:t xml:space="preserve"> pane at the bottom.</w:t>
      </w:r>
    </w:p>
    <w:p w:rsidR="00000000" w:rsidDel="00000000" w:rsidP="00000000" w:rsidRDefault="00000000" w:rsidRPr="00000000" w14:paraId="00000035">
      <w:pPr>
        <w:rPr/>
      </w:pPr>
      <w:r w:rsidDel="00000000" w:rsidR="00000000" w:rsidRPr="00000000">
        <w:rPr/>
        <w:drawing>
          <wp:inline distB="114300" distT="114300" distL="114300" distR="114300">
            <wp:extent cx="5943600" cy="956889"/>
            <wp:effectExtent b="0" l="0" r="0" t="0"/>
            <wp:docPr id="20" name="image14.png"/>
            <a:graphic>
              <a:graphicData uri="http://schemas.openxmlformats.org/drawingml/2006/picture">
                <pic:pic>
                  <pic:nvPicPr>
                    <pic:cNvPr id="0" name="image14.png"/>
                    <pic:cNvPicPr preferRelativeResize="0"/>
                  </pic:nvPicPr>
                  <pic:blipFill>
                    <a:blip r:embed="rId25"/>
                    <a:srcRect b="0" l="0" r="0" t="63601"/>
                    <a:stretch>
                      <a:fillRect/>
                    </a:stretch>
                  </pic:blipFill>
                  <pic:spPr>
                    <a:xfrm>
                      <a:off x="0" y="0"/>
                      <a:ext cx="5943600" cy="95688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Click the link under </w:t>
      </w:r>
      <w:r w:rsidDel="00000000" w:rsidR="00000000" w:rsidRPr="00000000">
        <w:rPr>
          <w:i w:val="1"/>
          <w:rtl w:val="0"/>
        </w:rPr>
        <w:t xml:space="preserve">Security groups</w:t>
      </w:r>
      <w:r w:rsidDel="00000000" w:rsidR="00000000" w:rsidRPr="00000000">
        <w:rPr>
          <w:rtl w:val="0"/>
        </w:rPr>
        <w:t xml:space="preserve"> to enter the security group page</w:t>
      </w:r>
    </w:p>
    <w:p w:rsidR="00000000" w:rsidDel="00000000" w:rsidP="00000000" w:rsidRDefault="00000000" w:rsidRPr="00000000" w14:paraId="00000037">
      <w:pPr>
        <w:rPr/>
      </w:pPr>
      <w:r w:rsidDel="00000000" w:rsidR="00000000" w:rsidRPr="00000000">
        <w:rPr/>
        <w:drawing>
          <wp:inline distB="114300" distT="114300" distL="114300" distR="114300">
            <wp:extent cx="5943600" cy="25781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Click </w:t>
      </w:r>
      <w:r w:rsidDel="00000000" w:rsidR="00000000" w:rsidRPr="00000000">
        <w:rPr>
          <w:i w:val="1"/>
          <w:rtl w:val="0"/>
        </w:rPr>
        <w:t xml:space="preserve">Edit inbound rules</w:t>
      </w:r>
      <w:r w:rsidDel="00000000" w:rsidR="00000000" w:rsidRPr="00000000">
        <w:rPr>
          <w:rtl w:val="0"/>
        </w:rPr>
        <w:t xml:space="preserve">, then </w:t>
      </w:r>
      <w:r w:rsidDel="00000000" w:rsidR="00000000" w:rsidRPr="00000000">
        <w:rPr>
          <w:i w:val="1"/>
          <w:rtl w:val="0"/>
        </w:rPr>
        <w:t xml:space="preserve">Add rule</w:t>
      </w:r>
      <w:r w:rsidDel="00000000" w:rsidR="00000000" w:rsidRPr="00000000">
        <w:rPr>
          <w:rtl w:val="0"/>
        </w:rPr>
        <w:t xml:space="preserve">. In the newly added rule, select </w:t>
      </w:r>
      <w:r w:rsidDel="00000000" w:rsidR="00000000" w:rsidRPr="00000000">
        <w:rPr>
          <w:i w:val="1"/>
          <w:rtl w:val="0"/>
        </w:rPr>
        <w:t xml:space="preserve">All traffic</w:t>
      </w:r>
      <w:r w:rsidDel="00000000" w:rsidR="00000000" w:rsidRPr="00000000">
        <w:rPr>
          <w:rtl w:val="0"/>
        </w:rPr>
        <w:t xml:space="preserve"> for </w:t>
      </w:r>
      <w:r w:rsidDel="00000000" w:rsidR="00000000" w:rsidRPr="00000000">
        <w:rPr>
          <w:i w:val="1"/>
          <w:rtl w:val="0"/>
        </w:rPr>
        <w:t xml:space="preserve">Type</w:t>
      </w:r>
      <w:r w:rsidDel="00000000" w:rsidR="00000000" w:rsidRPr="00000000">
        <w:rPr>
          <w:rtl w:val="0"/>
        </w:rPr>
        <w:t xml:space="preserve"> and the </w:t>
      </w:r>
      <w:r w:rsidDel="00000000" w:rsidR="00000000" w:rsidRPr="00000000">
        <w:rPr>
          <w:b w:val="1"/>
          <w:rtl w:val="0"/>
        </w:rPr>
        <w:t xml:space="preserve">current security group</w:t>
      </w:r>
      <w:r w:rsidDel="00000000" w:rsidR="00000000" w:rsidRPr="00000000">
        <w:rPr>
          <w:rtl w:val="0"/>
        </w:rPr>
        <w:t xml:space="preserve"> as </w:t>
      </w:r>
      <w:r w:rsidDel="00000000" w:rsidR="00000000" w:rsidRPr="00000000">
        <w:rPr>
          <w:i w:val="1"/>
          <w:rtl w:val="0"/>
        </w:rPr>
        <w:t xml:space="preserve">Source</w:t>
      </w:r>
      <w:r w:rsidDel="00000000" w:rsidR="00000000" w:rsidRPr="00000000">
        <w:rPr>
          <w:rtl w:val="0"/>
        </w:rPr>
        <w:t xml:space="preserve">. In this way, all internal traffic is allowed.</w:t>
      </w:r>
    </w:p>
    <w:p w:rsidR="00000000" w:rsidDel="00000000" w:rsidP="00000000" w:rsidRDefault="00000000" w:rsidRPr="00000000" w14:paraId="00000039">
      <w:pPr>
        <w:rPr/>
      </w:pPr>
      <w:r w:rsidDel="00000000" w:rsidR="00000000" w:rsidRPr="00000000">
        <w:rPr/>
        <w:drawing>
          <wp:inline distB="114300" distT="114300" distL="114300" distR="114300">
            <wp:extent cx="5943600" cy="2654300"/>
            <wp:effectExtent b="0" l="0" r="0" t="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Then click </w:t>
      </w:r>
      <w:r w:rsidDel="00000000" w:rsidR="00000000" w:rsidRPr="00000000">
        <w:rPr>
          <w:i w:val="1"/>
          <w:rtl w:val="0"/>
        </w:rPr>
        <w:t xml:space="preserve">Save rules</w:t>
      </w:r>
      <w:r w:rsidDel="00000000" w:rsidR="00000000" w:rsidRPr="00000000">
        <w:rPr>
          <w:rtl w:val="0"/>
        </w:rPr>
        <w:t xml:space="preserve">.</w:t>
      </w:r>
    </w:p>
    <w:p w:rsidR="00000000" w:rsidDel="00000000" w:rsidP="00000000" w:rsidRDefault="00000000" w:rsidRPr="00000000" w14:paraId="0000003B">
      <w:pPr>
        <w:pStyle w:val="Heading2"/>
        <w:rPr/>
      </w:pPr>
      <w:bookmarkStart w:colFirst="0" w:colLast="0" w:name="_kre74gizib0d" w:id="10"/>
      <w:bookmarkEnd w:id="10"/>
      <w:r w:rsidDel="00000000" w:rsidR="00000000" w:rsidRPr="00000000">
        <w:rPr>
          <w:rtl w:val="0"/>
        </w:rPr>
        <w:t xml:space="preserve">Step 4 Create a file system</w:t>
      </w:r>
    </w:p>
    <w:p w:rsidR="00000000" w:rsidDel="00000000" w:rsidP="00000000" w:rsidRDefault="00000000" w:rsidRPr="00000000" w14:paraId="0000003C">
      <w:pPr>
        <w:rPr/>
      </w:pPr>
      <w:r w:rsidDel="00000000" w:rsidR="00000000" w:rsidRPr="00000000">
        <w:rPr>
          <w:rtl w:val="0"/>
        </w:rPr>
        <w:t xml:space="preserve">Go to </w:t>
      </w:r>
      <w:hyperlink r:id="rId28">
        <w:r w:rsidDel="00000000" w:rsidR="00000000" w:rsidRPr="00000000">
          <w:rPr>
            <w:color w:val="1155cc"/>
            <w:u w:val="single"/>
            <w:rtl w:val="0"/>
          </w:rPr>
          <w:t xml:space="preserve">https://console.aws.amazon.com/efs/home?region=us-east-1#/get-started</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Click </w:t>
      </w:r>
      <w:r w:rsidDel="00000000" w:rsidR="00000000" w:rsidRPr="00000000">
        <w:rPr>
          <w:i w:val="1"/>
          <w:rtl w:val="0"/>
        </w:rPr>
        <w:t xml:space="preserve">Create file system</w:t>
      </w:r>
      <w:r w:rsidDel="00000000" w:rsidR="00000000" w:rsidRPr="00000000">
        <w:rPr>
          <w:rtl w:val="0"/>
        </w:rPr>
        <w:t xml:space="preserve">, and then </w:t>
      </w:r>
      <w:r w:rsidDel="00000000" w:rsidR="00000000" w:rsidRPr="00000000">
        <w:rPr>
          <w:i w:val="1"/>
          <w:rtl w:val="0"/>
        </w:rPr>
        <w:t xml:space="preserve">Create</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drawing>
          <wp:inline distB="114300" distT="114300" distL="114300" distR="114300">
            <wp:extent cx="3502833" cy="3406865"/>
            <wp:effectExtent b="0" l="0" r="0" t="0"/>
            <wp:docPr id="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502833" cy="34068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It will jump to the file system list page as below.</w:t>
      </w:r>
    </w:p>
    <w:p w:rsidR="00000000" w:rsidDel="00000000" w:rsidP="00000000" w:rsidRDefault="00000000" w:rsidRPr="00000000" w14:paraId="00000040">
      <w:pPr>
        <w:rPr/>
      </w:pPr>
      <w:r w:rsidDel="00000000" w:rsidR="00000000" w:rsidRPr="00000000">
        <w:rPr/>
        <w:drawing>
          <wp:inline distB="114300" distT="114300" distL="114300" distR="114300">
            <wp:extent cx="5943600" cy="1981200"/>
            <wp:effectExtent b="0" l="0" r="0" t="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huwzut8tjc91" w:id="11"/>
      <w:bookmarkEnd w:id="11"/>
      <w:r w:rsidDel="00000000" w:rsidR="00000000" w:rsidRPr="00000000">
        <w:rPr>
          <w:rtl w:val="0"/>
        </w:rPr>
        <w:t xml:space="preserve">Step 5 Configure access to EFS</w:t>
      </w:r>
    </w:p>
    <w:p w:rsidR="00000000" w:rsidDel="00000000" w:rsidP="00000000" w:rsidRDefault="00000000" w:rsidRPr="00000000" w14:paraId="00000042">
      <w:pPr>
        <w:rPr/>
      </w:pPr>
      <w:r w:rsidDel="00000000" w:rsidR="00000000" w:rsidRPr="00000000">
        <w:rPr>
          <w:rtl w:val="0"/>
        </w:rPr>
        <w:t xml:space="preserve">Click the link under </w:t>
      </w:r>
      <w:r w:rsidDel="00000000" w:rsidR="00000000" w:rsidRPr="00000000">
        <w:rPr>
          <w:i w:val="1"/>
          <w:rtl w:val="0"/>
        </w:rPr>
        <w:t xml:space="preserve">File system ID</w:t>
      </w:r>
      <w:r w:rsidDel="00000000" w:rsidR="00000000" w:rsidRPr="00000000">
        <w:rPr>
          <w:rtl w:val="0"/>
        </w:rPr>
        <w:t xml:space="preserve"> to enter the details page, then select </w:t>
      </w:r>
      <w:r w:rsidDel="00000000" w:rsidR="00000000" w:rsidRPr="00000000">
        <w:rPr>
          <w:i w:val="1"/>
          <w:rtl w:val="0"/>
        </w:rPr>
        <w:t xml:space="preserve">Network</w:t>
      </w:r>
      <w:r w:rsidDel="00000000" w:rsidR="00000000" w:rsidRPr="00000000">
        <w:rPr>
          <w:rtl w:val="0"/>
        </w:rPr>
        <w:t xml:space="preserve"> pane. Wait for all </w:t>
      </w:r>
      <w:r w:rsidDel="00000000" w:rsidR="00000000" w:rsidRPr="00000000">
        <w:rPr>
          <w:i w:val="1"/>
          <w:rtl w:val="0"/>
        </w:rPr>
        <w:t xml:space="preserve">Mount target state </w:t>
      </w:r>
      <w:r w:rsidDel="00000000" w:rsidR="00000000" w:rsidRPr="00000000">
        <w:rPr>
          <w:rtl w:val="0"/>
        </w:rPr>
        <w:t xml:space="preserve">values to become </w:t>
      </w:r>
      <w:r w:rsidDel="00000000" w:rsidR="00000000" w:rsidRPr="00000000">
        <w:rPr>
          <w:i w:val="1"/>
          <w:rtl w:val="0"/>
        </w:rPr>
        <w:t xml:space="preserve">available</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drawing>
          <wp:inline distB="114300" distT="114300" distL="114300" distR="114300">
            <wp:extent cx="5943600" cy="28702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Click </w:t>
      </w:r>
      <w:r w:rsidDel="00000000" w:rsidR="00000000" w:rsidRPr="00000000">
        <w:rPr>
          <w:i w:val="1"/>
          <w:rtl w:val="0"/>
        </w:rPr>
        <w:t xml:space="preserve">Manage</w:t>
      </w:r>
      <w:r w:rsidDel="00000000" w:rsidR="00000000" w:rsidRPr="00000000">
        <w:rPr>
          <w:rtl w:val="0"/>
        </w:rPr>
        <w:t xml:space="preserve">, and change the </w:t>
      </w:r>
      <w:r w:rsidDel="00000000" w:rsidR="00000000" w:rsidRPr="00000000">
        <w:rPr>
          <w:i w:val="1"/>
          <w:rtl w:val="0"/>
        </w:rPr>
        <w:t xml:space="preserve">Security groups </w:t>
      </w:r>
      <w:r w:rsidDel="00000000" w:rsidR="00000000" w:rsidRPr="00000000">
        <w:rPr>
          <w:rtl w:val="0"/>
        </w:rPr>
        <w:t xml:space="preserve">for all </w:t>
      </w:r>
      <w:r w:rsidDel="00000000" w:rsidR="00000000" w:rsidRPr="00000000">
        <w:rPr>
          <w:i w:val="1"/>
          <w:rtl w:val="0"/>
        </w:rPr>
        <w:t xml:space="preserve">Mount targets </w:t>
      </w:r>
      <w:r w:rsidDel="00000000" w:rsidR="00000000" w:rsidRPr="00000000">
        <w:rPr>
          <w:rtl w:val="0"/>
        </w:rPr>
        <w:t xml:space="preserve">to only the same security group as your EC2 instance.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081588" cy="3933344"/>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081588" cy="393334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Then click </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048">
      <w:pPr>
        <w:pStyle w:val="Heading2"/>
        <w:rPr/>
      </w:pPr>
      <w:bookmarkStart w:colFirst="0" w:colLast="0" w:name="_r3tqfulabadj" w:id="12"/>
      <w:bookmarkEnd w:id="12"/>
      <w:r w:rsidDel="00000000" w:rsidR="00000000" w:rsidRPr="00000000">
        <w:rPr>
          <w:rtl w:val="0"/>
        </w:rPr>
        <w:t xml:space="preserve">Step 6 Mount EFS to the virtual machine</w:t>
      </w: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You should now be back on the file system details page.</w:t>
      </w:r>
    </w:p>
    <w:p w:rsidR="00000000" w:rsidDel="00000000" w:rsidP="00000000" w:rsidRDefault="00000000" w:rsidRPr="00000000" w14:paraId="0000004A">
      <w:pPr>
        <w:jc w:val="left"/>
        <w:rPr/>
      </w:pPr>
      <w:r w:rsidDel="00000000" w:rsidR="00000000" w:rsidRPr="00000000">
        <w:rPr/>
        <w:drawing>
          <wp:inline distB="114300" distT="114300" distL="114300" distR="114300">
            <wp:extent cx="5943600" cy="1803400"/>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Click </w:t>
      </w:r>
      <w:r w:rsidDel="00000000" w:rsidR="00000000" w:rsidRPr="00000000">
        <w:rPr>
          <w:i w:val="1"/>
          <w:rtl w:val="0"/>
        </w:rPr>
        <w:t xml:space="preserve">Attach</w:t>
      </w:r>
      <w:r w:rsidDel="00000000" w:rsidR="00000000" w:rsidRPr="00000000">
        <w:rPr>
          <w:rtl w:val="0"/>
        </w:rPr>
        <w:t xml:space="preserve"> at the top right corner.</w:t>
      </w:r>
    </w:p>
    <w:p w:rsidR="00000000" w:rsidDel="00000000" w:rsidP="00000000" w:rsidRDefault="00000000" w:rsidRPr="00000000" w14:paraId="0000004C">
      <w:pPr>
        <w:rPr/>
      </w:pPr>
      <w:r w:rsidDel="00000000" w:rsidR="00000000" w:rsidRPr="00000000">
        <w:rPr/>
        <w:drawing>
          <wp:inline distB="114300" distT="114300" distL="114300" distR="114300">
            <wp:extent cx="5943600" cy="1739900"/>
            <wp:effectExtent b="0" l="0" r="0" t="0"/>
            <wp:docPr id="2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your EC2 instance, create a directory as the mount point, e.g.</w:t>
      </w:r>
    </w:p>
    <w:p w:rsidR="00000000" w:rsidDel="00000000" w:rsidP="00000000" w:rsidRDefault="00000000" w:rsidRPr="00000000" w14:paraId="0000004E">
      <w:pPr>
        <w:jc w:val="center"/>
        <w:rPr/>
      </w:pPr>
      <w:r w:rsidDel="00000000" w:rsidR="00000000" w:rsidRPr="00000000">
        <w:rPr>
          <w:i w:val="1"/>
          <w:rtl w:val="0"/>
        </w:rPr>
        <w:t xml:space="preserve">mkdir efs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Copy the command under </w:t>
      </w:r>
      <w:r w:rsidDel="00000000" w:rsidR="00000000" w:rsidRPr="00000000">
        <w:rPr>
          <w:i w:val="1"/>
          <w:rtl w:val="0"/>
        </w:rPr>
        <w:t xml:space="preserve">Using the </w:t>
      </w:r>
      <w:r w:rsidDel="00000000" w:rsidR="00000000" w:rsidRPr="00000000">
        <w:rPr>
          <w:b w:val="1"/>
          <w:i w:val="1"/>
          <w:rtl w:val="0"/>
        </w:rPr>
        <w:t xml:space="preserve">NFS</w:t>
      </w:r>
      <w:r w:rsidDel="00000000" w:rsidR="00000000" w:rsidRPr="00000000">
        <w:rPr>
          <w:i w:val="1"/>
          <w:rtl w:val="0"/>
        </w:rPr>
        <w:t xml:space="preserve"> client</w:t>
      </w:r>
      <w:r w:rsidDel="00000000" w:rsidR="00000000" w:rsidRPr="00000000">
        <w:rPr>
          <w:rtl w:val="0"/>
        </w:rPr>
        <w:t xml:space="preserve"> and execute it in your EC2 (optionally change the last parameter to your preferred mount point). The command should finish shortly, otherwise, you should check Steps 3 and 5 to make sure your security group config is correct.</w:t>
      </w:r>
    </w:p>
    <w:p w:rsidR="00000000" w:rsidDel="00000000" w:rsidP="00000000" w:rsidRDefault="00000000" w:rsidRPr="00000000" w14:paraId="00000050">
      <w:pPr>
        <w:pStyle w:val="Heading2"/>
        <w:rPr/>
      </w:pPr>
      <w:bookmarkStart w:colFirst="0" w:colLast="0" w:name="_yxdpph67l59y" w:id="13"/>
      <w:bookmarkEnd w:id="13"/>
      <w:r w:rsidDel="00000000" w:rsidR="00000000" w:rsidRPr="00000000">
        <w:rPr>
          <w:rtl w:val="0"/>
        </w:rPr>
        <w:t xml:space="preserve">Step 7 Check and access the file system</w:t>
      </w:r>
    </w:p>
    <w:p w:rsidR="00000000" w:rsidDel="00000000" w:rsidP="00000000" w:rsidRDefault="00000000" w:rsidRPr="00000000" w14:paraId="00000051">
      <w:pPr>
        <w:rPr/>
      </w:pPr>
      <w:r w:rsidDel="00000000" w:rsidR="00000000" w:rsidRPr="00000000">
        <w:rPr>
          <w:rtl w:val="0"/>
        </w:rPr>
        <w:t xml:space="preserve">In your EC2, run the following command</w:t>
      </w:r>
    </w:p>
    <w:p w:rsidR="00000000" w:rsidDel="00000000" w:rsidP="00000000" w:rsidRDefault="00000000" w:rsidRPr="00000000" w14:paraId="00000052">
      <w:pPr>
        <w:jc w:val="center"/>
        <w:rPr>
          <w:i w:val="1"/>
        </w:rPr>
      </w:pPr>
      <w:r w:rsidDel="00000000" w:rsidR="00000000" w:rsidRPr="00000000">
        <w:rPr>
          <w:i w:val="1"/>
          <w:rtl w:val="0"/>
        </w:rPr>
        <w:t xml:space="preserve">df -h</w:t>
      </w:r>
    </w:p>
    <w:p w:rsidR="00000000" w:rsidDel="00000000" w:rsidP="00000000" w:rsidRDefault="00000000" w:rsidRPr="00000000" w14:paraId="00000053">
      <w:pPr>
        <w:jc w:val="left"/>
        <w:rPr/>
      </w:pPr>
      <w:r w:rsidDel="00000000" w:rsidR="00000000" w:rsidRPr="00000000">
        <w:rPr>
          <w:rtl w:val="0"/>
        </w:rPr>
        <w:t xml:space="preserve">In the output, there should be one line of the file system you just mounted.</w:t>
      </w:r>
    </w:p>
    <w:p w:rsidR="00000000" w:rsidDel="00000000" w:rsidP="00000000" w:rsidRDefault="00000000" w:rsidRPr="00000000" w14:paraId="00000054">
      <w:pPr>
        <w:jc w:val="left"/>
        <w:rPr/>
      </w:pPr>
      <w:r w:rsidDel="00000000" w:rsidR="00000000" w:rsidRPr="00000000">
        <w:rPr/>
        <w:drawing>
          <wp:inline distB="114300" distT="114300" distL="114300" distR="114300">
            <wp:extent cx="5943600" cy="1879600"/>
            <wp:effectExtent b="0" l="0" r="0" t="0"/>
            <wp:docPr id="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Then you can access its content under the mounted path.</w:t>
      </w:r>
    </w:p>
    <w:p w:rsidR="00000000" w:rsidDel="00000000" w:rsidP="00000000" w:rsidRDefault="00000000" w:rsidRPr="00000000" w14:paraId="00000056">
      <w:pPr>
        <w:jc w:val="left"/>
        <w:rPr/>
      </w:pPr>
      <w:r w:rsidDel="00000000" w:rsidR="00000000" w:rsidRPr="00000000">
        <w:rPr>
          <w:rtl w:val="0"/>
        </w:rPr>
        <w:t xml:space="preserve">You will have to repeat Step 7 every time you reboot your EC2 instance. Alternatively, you can try to add the mount point to </w:t>
      </w:r>
      <w:r w:rsidDel="00000000" w:rsidR="00000000" w:rsidRPr="00000000">
        <w:rPr>
          <w:i w:val="1"/>
          <w:rtl w:val="0"/>
        </w:rPr>
        <w:t xml:space="preserve">/etc/fstab</w:t>
      </w:r>
      <w:r w:rsidDel="00000000" w:rsidR="00000000" w:rsidRPr="00000000">
        <w:rPr>
          <w:rtl w:val="0"/>
        </w:rPr>
        <w:t xml:space="preserve"> with instructions at </w:t>
      </w:r>
      <w:hyperlink r:id="rId36">
        <w:r w:rsidDel="00000000" w:rsidR="00000000" w:rsidRPr="00000000">
          <w:rPr>
            <w:color w:val="1155cc"/>
            <w:u w:val="single"/>
            <w:rtl w:val="0"/>
          </w:rPr>
          <w:t xml:space="preserve">https://docs.aws.amazon.com/efs/latest/ug/efs-mount-helper.html#mount-fs-auto-mount-onreboot</w:t>
        </w:r>
      </w:hyperlink>
      <w:r w:rsidDel="00000000" w:rsidR="00000000" w:rsidRPr="00000000">
        <w:rPr>
          <w:rtl w:val="0"/>
        </w:rPr>
        <w:t xml:space="preserve">.</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When doing your homework, try to put everything on the </w:t>
      </w:r>
      <w:r w:rsidDel="00000000" w:rsidR="00000000" w:rsidRPr="00000000">
        <w:rPr>
          <w:i w:val="1"/>
          <w:rtl w:val="0"/>
        </w:rPr>
        <w:t xml:space="preserve">efs</w:t>
      </w:r>
      <w:r w:rsidDel="00000000" w:rsidR="00000000" w:rsidRPr="00000000">
        <w:rPr>
          <w:rtl w:val="0"/>
        </w:rPr>
        <w:t xml:space="preserve"> filesystem you created following the above guide. It is elastic and persistent so you don’t need to worry about disk size and instance termination. It is also easy to scale to different machine type and multiple machines. Things to put on </w:t>
      </w:r>
      <w:r w:rsidDel="00000000" w:rsidR="00000000" w:rsidRPr="00000000">
        <w:rPr>
          <w:i w:val="1"/>
          <w:rtl w:val="0"/>
        </w:rPr>
        <w:t xml:space="preserve">efs</w:t>
      </w:r>
      <w:r w:rsidDel="00000000" w:rsidR="00000000" w:rsidRPr="00000000">
        <w:rPr>
          <w:rtl w:val="0"/>
        </w:rPr>
        <w:t xml:space="preserve"> include:</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numPr>
          <w:ilvl w:val="0"/>
          <w:numId w:val="2"/>
        </w:numPr>
        <w:ind w:left="720" w:hanging="360"/>
        <w:jc w:val="left"/>
        <w:rPr>
          <w:u w:val="none"/>
        </w:rPr>
      </w:pPr>
      <w:r w:rsidDel="00000000" w:rsidR="00000000" w:rsidRPr="00000000">
        <w:rPr>
          <w:rtl w:val="0"/>
        </w:rPr>
        <w:t xml:space="preserve">The downloaded dataset, which you will be using for all 3 homeworks</w:t>
      </w:r>
    </w:p>
    <w:p w:rsidR="00000000" w:rsidDel="00000000" w:rsidP="00000000" w:rsidRDefault="00000000" w:rsidRPr="00000000" w14:paraId="0000005B">
      <w:pPr>
        <w:numPr>
          <w:ilvl w:val="0"/>
          <w:numId w:val="2"/>
        </w:numPr>
        <w:ind w:left="720" w:hanging="360"/>
        <w:jc w:val="left"/>
        <w:rPr>
          <w:u w:val="none"/>
        </w:rPr>
      </w:pPr>
      <w:r w:rsidDel="00000000" w:rsidR="00000000" w:rsidRPr="00000000">
        <w:rPr>
          <w:rtl w:val="0"/>
        </w:rPr>
        <w:t xml:space="preserve">The extracted features in homework 1 and 2, which you will need in homework 3</w:t>
      </w:r>
    </w:p>
    <w:p w:rsidR="00000000" w:rsidDel="00000000" w:rsidP="00000000" w:rsidRDefault="00000000" w:rsidRPr="00000000" w14:paraId="0000005C">
      <w:pPr>
        <w:numPr>
          <w:ilvl w:val="0"/>
          <w:numId w:val="2"/>
        </w:numPr>
        <w:ind w:left="720" w:hanging="360"/>
        <w:jc w:val="left"/>
        <w:rPr>
          <w:u w:val="none"/>
        </w:rPr>
      </w:pPr>
      <w:r w:rsidDel="00000000" w:rsidR="00000000" w:rsidRPr="00000000">
        <w:rPr>
          <w:rtl w:val="0"/>
        </w:rPr>
        <w:t xml:space="preserve">The source code</w:t>
      </w:r>
    </w:p>
    <w:p w:rsidR="00000000" w:rsidDel="00000000" w:rsidP="00000000" w:rsidRDefault="00000000" w:rsidRPr="00000000" w14:paraId="0000005D">
      <w:pPr>
        <w:numPr>
          <w:ilvl w:val="0"/>
          <w:numId w:val="2"/>
        </w:numPr>
        <w:ind w:left="720" w:hanging="360"/>
        <w:jc w:val="left"/>
        <w:rPr>
          <w:u w:val="none"/>
        </w:rPr>
      </w:pPr>
      <w:r w:rsidDel="00000000" w:rsidR="00000000" w:rsidRPr="00000000">
        <w:rPr>
          <w:rtl w:val="0"/>
        </w:rPr>
        <w:t xml:space="preserve">The conda environment (optional, see below)</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You can create your conda environment inside the file system. For example, suppose your environment name is </w:t>
      </w:r>
      <w:r w:rsidDel="00000000" w:rsidR="00000000" w:rsidRPr="00000000">
        <w:rPr>
          <w:i w:val="1"/>
          <w:rtl w:val="0"/>
        </w:rPr>
        <w:t xml:space="preserve">11775-hw2</w:t>
      </w:r>
      <w:r w:rsidDel="00000000" w:rsidR="00000000" w:rsidRPr="00000000">
        <w:rPr>
          <w:rtl w:val="0"/>
        </w:rPr>
        <w:t xml:space="preserve">, instead of doing </w:t>
      </w:r>
    </w:p>
    <w:p w:rsidR="00000000" w:rsidDel="00000000" w:rsidP="00000000" w:rsidRDefault="00000000" w:rsidRPr="00000000" w14:paraId="00000060">
      <w:pPr>
        <w:jc w:val="center"/>
        <w:rPr>
          <w:i w:val="1"/>
        </w:rPr>
      </w:pPr>
      <w:r w:rsidDel="00000000" w:rsidR="00000000" w:rsidRPr="00000000">
        <w:rPr>
          <w:i w:val="1"/>
          <w:rtl w:val="0"/>
        </w:rPr>
        <w:t xml:space="preserve">conda env create -f environment.yml -n 11775-hw2</w:t>
      </w:r>
    </w:p>
    <w:p w:rsidR="00000000" w:rsidDel="00000000" w:rsidP="00000000" w:rsidRDefault="00000000" w:rsidRPr="00000000" w14:paraId="00000061">
      <w:pPr>
        <w:jc w:val="center"/>
        <w:rPr>
          <w:i w:val="1"/>
        </w:rPr>
      </w:pPr>
      <w:r w:rsidDel="00000000" w:rsidR="00000000" w:rsidRPr="00000000">
        <w:rPr>
          <w:i w:val="1"/>
          <w:rtl w:val="0"/>
        </w:rPr>
        <w:t xml:space="preserve">conda activate 11775-hw2</w:t>
      </w:r>
    </w:p>
    <w:p w:rsidR="00000000" w:rsidDel="00000000" w:rsidP="00000000" w:rsidRDefault="00000000" w:rsidRPr="00000000" w14:paraId="00000062">
      <w:pPr>
        <w:jc w:val="left"/>
        <w:rPr/>
      </w:pPr>
      <w:r w:rsidDel="00000000" w:rsidR="00000000" w:rsidRPr="00000000">
        <w:rPr>
          <w:rtl w:val="0"/>
        </w:rPr>
        <w:t xml:space="preserve">do</w:t>
      </w:r>
    </w:p>
    <w:p w:rsidR="00000000" w:rsidDel="00000000" w:rsidP="00000000" w:rsidRDefault="00000000" w:rsidRPr="00000000" w14:paraId="00000063">
      <w:pPr>
        <w:jc w:val="center"/>
        <w:rPr>
          <w:i w:val="1"/>
        </w:rPr>
      </w:pPr>
      <w:r w:rsidDel="00000000" w:rsidR="00000000" w:rsidRPr="00000000">
        <w:rPr>
          <w:i w:val="1"/>
          <w:rtl w:val="0"/>
        </w:rPr>
        <w:t xml:space="preserve">conda env create -f environment.yml -p /home/ubuntu/efs/11775-hw2</w:t>
      </w:r>
    </w:p>
    <w:p w:rsidR="00000000" w:rsidDel="00000000" w:rsidP="00000000" w:rsidRDefault="00000000" w:rsidRPr="00000000" w14:paraId="00000064">
      <w:pPr>
        <w:jc w:val="left"/>
        <w:rPr/>
      </w:pPr>
      <w:r w:rsidDel="00000000" w:rsidR="00000000" w:rsidRPr="00000000">
        <w:rPr>
          <w:rtl w:val="0"/>
        </w:rPr>
        <w:t xml:space="preserve">and then you can activate it on all machines via</w:t>
      </w:r>
    </w:p>
    <w:p w:rsidR="00000000" w:rsidDel="00000000" w:rsidP="00000000" w:rsidRDefault="00000000" w:rsidRPr="00000000" w14:paraId="00000065">
      <w:pPr>
        <w:jc w:val="center"/>
        <w:rPr>
          <w:i w:val="1"/>
        </w:rPr>
      </w:pPr>
      <w:r w:rsidDel="00000000" w:rsidR="00000000" w:rsidRPr="00000000">
        <w:rPr>
          <w:i w:val="1"/>
          <w:rtl w:val="0"/>
        </w:rPr>
        <w:t xml:space="preserve">conda activate /home/ubuntu/efs/11775-hw2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ocs.aws.amazon.com/AWSEC2/latest/UserGuide/AccessingInstances.html" TargetMode="External"/><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hyperlink" Target="https://console.aws.amazon.com/efs/home?region=us-east-1#/get-started"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lijun@cmu.edu" TargetMode="External"/><Relationship Id="rId29" Type="http://schemas.openxmlformats.org/officeDocument/2006/relationships/image" Target="media/image20.png"/><Relationship Id="rId7" Type="http://schemas.openxmlformats.org/officeDocument/2006/relationships/hyperlink" Target="https://aws.amazon.com/premiumsupport/knowledge-center/add-aws-promotional-code/" TargetMode="External"/><Relationship Id="rId8" Type="http://schemas.openxmlformats.org/officeDocument/2006/relationships/hyperlink" Target="https://console.aws.amazon.com/ec2/v2/home?region=us-east-1#Instances" TargetMode="External"/><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hyperlink" Target="https://us-east-1.console.aws.amazon.com/servicequotas/home/services/ec2/quotas/L-1216C47A" TargetMode="External"/><Relationship Id="rId33" Type="http://schemas.openxmlformats.org/officeDocument/2006/relationships/image" Target="media/image11.png"/><Relationship Id="rId10" Type="http://schemas.openxmlformats.org/officeDocument/2006/relationships/image" Target="media/image23.png"/><Relationship Id="rId32" Type="http://schemas.openxmlformats.org/officeDocument/2006/relationships/image" Target="media/image24.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21.png"/><Relationship Id="rId36" Type="http://schemas.openxmlformats.org/officeDocument/2006/relationships/hyperlink" Target="https://docs.aws.amazon.com/efs/latest/ug/efs-mount-helper.html#mount-fs-auto-mount-onreboot" TargetMode="External"/><Relationship Id="rId17" Type="http://schemas.openxmlformats.org/officeDocument/2006/relationships/image" Target="media/image16.png"/><Relationship Id="rId16"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